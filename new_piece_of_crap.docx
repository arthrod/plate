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5C2D" w14:textId="77777777" w:rsidR="009130ED" w:rsidRDefault="00000000">
      <w:pPr>
        <w:pStyle w:val="Heading1"/>
      </w:pPr>
      <w:bookmarkStart w:id="0" w:name="JzaPXDCpZo"/>
      <w:r>
        <w:t>Welcome to the Plate Playground!</w:t>
      </w:r>
      <w:bookmarkEnd w:id="0"/>
    </w:p>
    <w:p w14:paraId="3D63F859" w14:textId="77777777" w:rsidR="009130ED" w:rsidRDefault="00000000">
      <w:r>
        <w:t xml:space="preserve">Experience a modern rich-text editor built with </w:t>
      </w:r>
      <w:hyperlink r:id="rId4">
        <w:r>
          <w:rPr>
            <w:rStyle w:val="Hyperlink"/>
          </w:rPr>
          <w:t>Slate</w:t>
        </w:r>
      </w:hyperlink>
      <w:r>
        <w:t xml:space="preserve"> and </w:t>
      </w:r>
      <w:hyperlink r:id="rId5">
        <w:r>
          <w:rPr>
            <w:rStyle w:val="Hyperlink"/>
          </w:rPr>
          <w:t>React</w:t>
        </w:r>
      </w:hyperlink>
      <w:r>
        <w:t xml:space="preserve">. This playground showcases just a part of Plate's capabilities. </w:t>
      </w:r>
      <w:hyperlink r:id="rId6">
        <w:r>
          <w:rPr>
            <w:rStyle w:val="Hyperlink"/>
          </w:rPr>
          <w:t>Explore the documentation</w:t>
        </w:r>
      </w:hyperlink>
      <w:r>
        <w:t xml:space="preserve"> to discover more.</w:t>
      </w:r>
    </w:p>
    <w:p w14:paraId="3F3B4B8B" w14:textId="77777777" w:rsidR="009130ED" w:rsidRDefault="00000000">
      <w:pPr>
        <w:pStyle w:val="Heading2"/>
      </w:pPr>
      <w:bookmarkStart w:id="1" w:name="9dG6_uafV2"/>
      <w:r>
        <w:t>Collaborative Editing</w:t>
      </w:r>
      <w:bookmarkEnd w:id="1"/>
    </w:p>
    <w:p w14:paraId="60CDEBD6" w14:textId="77777777" w:rsidR="009130ED" w:rsidRDefault="00000000">
      <w:r>
        <w:t xml:space="preserve">Review and refine content seamlessly. Use </w:t>
      </w:r>
      <w:r>
        <w:fldChar w:fldCharType="begin"/>
      </w:r>
      <w:r>
        <w:instrText>HYPERLINK "/docs/suggestion" \h</w:instrText>
      </w:r>
      <w:r>
        <w:fldChar w:fldCharType="separate"/>
      </w:r>
      <w:ins w:id="2" w:author="alice" w:date="2026-02-07T15:08:00Z">
        <w:r>
          <w:rPr>
            <w:rStyle w:val="Hyperlink"/>
          </w:rPr>
          <w:t>suggestions</w:t>
        </w:r>
      </w:ins>
      <w:r>
        <w:fldChar w:fldCharType="end"/>
      </w:r>
      <w:ins w:id="3" w:author="alice" w:date="2026-02-07T15:08:00Z">
        <w:r>
          <w:rPr>
            <w:u w:val="single"/>
          </w:rPr>
          <w:t xml:space="preserve"> like this added text</w:t>
        </w:r>
      </w:ins>
      <w:r>
        <w:t xml:space="preserve"> or to </w:t>
      </w:r>
      <w:del w:id="4" w:author="Bob" w:date="2026-02-07T15:08:00Z">
        <w:r>
          <w:rPr>
            <w:strike/>
          </w:rPr>
          <w:delText>mark text for removal</w:delText>
        </w:r>
      </w:del>
      <w:r>
        <w:t xml:space="preserve">. Discuss changes using </w:t>
      </w:r>
      <w:hyperlink r:id="rId7">
        <w:commentRangeStart w:id="5"/>
        <w:commentRangeStart w:id="6"/>
        <w:r>
          <w:rPr>
            <w:rStyle w:val="Hyperlink"/>
          </w:rPr>
          <w:t>comments</w:t>
        </w:r>
      </w:hyperlink>
      <w:r>
        <w:t xml:space="preserve"> on many text segments</w:t>
      </w:r>
      <w:commentRangeEnd w:id="6"/>
      <w:r>
        <w:rPr>
          <w:rStyle w:val="CommentReference"/>
          <w:sz w:val="22"/>
          <w:szCs w:val="22"/>
        </w:rPr>
        <w:commentReference w:id="6"/>
      </w:r>
      <w:commentRangeEnd w:id="5"/>
      <w:r>
        <w:rPr>
          <w:rStyle w:val="CommentReference"/>
          <w:sz w:val="22"/>
          <w:szCs w:val="22"/>
        </w:rPr>
        <w:commentReference w:id="5"/>
      </w:r>
      <w:r>
        <w:t xml:space="preserve">. You can even have </w:t>
      </w:r>
      <w:commentRangeStart w:id="7"/>
      <w:commentRangeStart w:id="8"/>
      <w:ins w:id="9" w:author="Charlie" w:date="2026-02-07T15:08:00Z">
        <w:r>
          <w:rPr>
            <w:u w:val="single"/>
          </w:rPr>
          <w:t>overlapping</w:t>
        </w:r>
      </w:ins>
      <w:commentRangeEnd w:id="8"/>
      <w:r>
        <w:rPr>
          <w:rStyle w:val="CommentReference"/>
          <w:sz w:val="22"/>
          <w:szCs w:val="22"/>
        </w:rPr>
        <w:commentReference w:id="8"/>
      </w:r>
      <w:commentRangeEnd w:id="7"/>
      <w:r>
        <w:rPr>
          <w:rStyle w:val="CommentReference"/>
          <w:sz w:val="22"/>
          <w:szCs w:val="22"/>
        </w:rPr>
        <w:commentReference w:id="7"/>
      </w:r>
      <w:r>
        <w:t xml:space="preserve"> annotations!</w:t>
      </w:r>
    </w:p>
    <w:p w14:paraId="34C29B92" w14:textId="77777777" w:rsidR="009130ED" w:rsidRDefault="00000000">
      <w:pPr>
        <w:pStyle w:val="Heading2"/>
      </w:pPr>
      <w:bookmarkStart w:id="10" w:name="e2gTQoraMq"/>
      <w:r>
        <w:t>AI-Powered Editing</w:t>
      </w:r>
      <w:bookmarkEnd w:id="10"/>
    </w:p>
    <w:p w14:paraId="28D6F26D" w14:textId="77777777" w:rsidR="009130ED" w:rsidRDefault="00000000">
      <w:r>
        <w:t xml:space="preserve">Boost your productivity with integrated </w:t>
      </w:r>
      <w:hyperlink r:id="rId12">
        <w:r>
          <w:rPr>
            <w:rStyle w:val="Hyperlink"/>
          </w:rPr>
          <w:t>AI SDK</w:t>
        </w:r>
      </w:hyperlink>
      <w:r>
        <w:t>. Press ⌘+J or Space in an empty line to:</w:t>
      </w:r>
    </w:p>
    <w:p w14:paraId="591F16E3" w14:textId="77777777" w:rsidR="009130ED" w:rsidRDefault="00000000">
      <w:r>
        <w:t>Generate content (continue writing, summarize, explain)</w:t>
      </w:r>
    </w:p>
    <w:p w14:paraId="18BDF3C2" w14:textId="77777777" w:rsidR="009130ED" w:rsidRDefault="00000000">
      <w:r>
        <w:t>Edit existing text (improve, fix grammar, change tone)</w:t>
      </w:r>
    </w:p>
    <w:p w14:paraId="4A3D2587" w14:textId="77777777" w:rsidR="009130ED" w:rsidRDefault="00000000">
      <w:pPr>
        <w:pStyle w:val="Heading2"/>
      </w:pPr>
      <w:bookmarkStart w:id="11" w:name="GN5ehyu_A-"/>
      <w:r>
        <w:t>Rich Content Editing</w:t>
      </w:r>
      <w:bookmarkEnd w:id="11"/>
    </w:p>
    <w:p w14:paraId="26D593E5" w14:textId="77777777" w:rsidR="009130ED" w:rsidRDefault="00000000">
      <w:r>
        <w:t xml:space="preserve">Structure your content with </w:t>
      </w:r>
      <w:hyperlink r:id="rId13">
        <w:r>
          <w:rPr>
            <w:rStyle w:val="Hyperlink"/>
          </w:rPr>
          <w:t>headings</w:t>
        </w:r>
      </w:hyperlink>
      <w:r>
        <w:t xml:space="preserve">, </w:t>
      </w:r>
      <w:hyperlink r:id="rId14">
        <w:r>
          <w:rPr>
            <w:rStyle w:val="Hyperlink"/>
          </w:rPr>
          <w:t>lists</w:t>
        </w:r>
      </w:hyperlink>
      <w:r>
        <w:t xml:space="preserve">, and </w:t>
      </w:r>
      <w:hyperlink r:id="rId15">
        <w:r>
          <w:rPr>
            <w:rStyle w:val="Hyperlink"/>
          </w:rPr>
          <w:t>quotes</w:t>
        </w:r>
      </w:hyperlink>
      <w:r>
        <w:t xml:space="preserve">. Apply </w:t>
      </w:r>
      <w:hyperlink r:id="rId16">
        <w:r>
          <w:rPr>
            <w:rStyle w:val="Hyperlink"/>
          </w:rPr>
          <w:t>marks</w:t>
        </w:r>
      </w:hyperlink>
      <w:r>
        <w:t xml:space="preserve"> like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underline, </w:t>
      </w:r>
      <w:r>
        <w:rPr>
          <w:strike/>
        </w:rPr>
        <w:t>strikethrough</w:t>
      </w:r>
      <w:r>
        <w:t xml:space="preserve">, and code. Use </w:t>
      </w:r>
      <w:hyperlink r:id="rId17">
        <w:r>
          <w:rPr>
            <w:rStyle w:val="Hyperlink"/>
          </w:rPr>
          <w:t>autoformatting</w:t>
        </w:r>
      </w:hyperlink>
      <w:r>
        <w:t xml:space="preserve"> for </w:t>
      </w:r>
      <w:hyperlink r:id="rId18">
        <w:r>
          <w:rPr>
            <w:rStyle w:val="Hyperlink"/>
          </w:rPr>
          <w:t>Markdown</w:t>
        </w:r>
      </w:hyperlink>
      <w:r>
        <w:t>-like shortcuts (e.g., * for lists, # for H1).</w:t>
      </w:r>
    </w:p>
    <w:p w14:paraId="6A978896" w14:textId="77777777" w:rsidR="009130ED" w:rsidRDefault="00000000">
      <w:r>
        <w:t>Blockquotes are great for highlighting important information.</w:t>
      </w:r>
    </w:p>
    <w:p w14:paraId="525FDEDF" w14:textId="77777777" w:rsidR="009130ED" w:rsidRDefault="00000000">
      <w:r>
        <w:t>function hello() {</w:t>
      </w:r>
    </w:p>
    <w:p w14:paraId="42F5FEEF" w14:textId="77777777" w:rsidR="009130ED" w:rsidRDefault="00000000">
      <w:r>
        <w:t>console.info('Code blocks are supported!');</w:t>
      </w:r>
    </w:p>
    <w:p w14:paraId="7241DC34" w14:textId="77777777" w:rsidR="009130ED" w:rsidRDefault="00000000">
      <w:r>
        <w:t>}</w:t>
      </w:r>
    </w:p>
    <w:p w14:paraId="63A9BEBC" w14:textId="77777777" w:rsidR="009130ED" w:rsidRDefault="00000000">
      <w:r>
        <w:t xml:space="preserve">Create </w:t>
      </w:r>
      <w:hyperlink r:id="rId19">
        <w:r>
          <w:rPr>
            <w:rStyle w:val="Hyperlink"/>
          </w:rPr>
          <w:t>links</w:t>
        </w:r>
      </w:hyperlink>
      <w:r>
        <w:t xml:space="preserve">, </w:t>
      </w:r>
      <w:hyperlink r:id="rId20">
        <w:r>
          <w:rPr>
            <w:rStyle w:val="Hyperlink"/>
          </w:rPr>
          <w:t>@mention</w:t>
        </w:r>
      </w:hyperlink>
      <w:r>
        <w:t xml:space="preserve"> users like Alice, or insert </w:t>
      </w:r>
      <w:hyperlink r:id="rId21">
        <w:r>
          <w:rPr>
            <w:rStyle w:val="Hyperlink"/>
          </w:rPr>
          <w:t>emojis</w:t>
        </w:r>
      </w:hyperlink>
      <w:r>
        <w:t xml:space="preserve"> ✨. Use the </w:t>
      </w:r>
      <w:hyperlink r:id="rId22">
        <w:r>
          <w:rPr>
            <w:rStyle w:val="Hyperlink"/>
          </w:rPr>
          <w:t>slash command</w:t>
        </w:r>
      </w:hyperlink>
      <w:r>
        <w:t xml:space="preserve"> (/) for quick access to elements.</w:t>
      </w:r>
    </w:p>
    <w:p w14:paraId="02071847" w14:textId="77777777" w:rsidR="009130ED" w:rsidRDefault="00000000">
      <w:pPr>
        <w:pStyle w:val="Heading3"/>
      </w:pPr>
      <w:bookmarkStart w:id="12" w:name="pdLgcc5vb5"/>
      <w:r>
        <w:t>How Plate Compares</w:t>
      </w:r>
      <w:bookmarkEnd w:id="12"/>
    </w:p>
    <w:p w14:paraId="653B176F" w14:textId="77777777" w:rsidR="009130ED" w:rsidRDefault="00000000">
      <w:r>
        <w:t>Plate offers many features out-of-the-box as free, open-source plugins.</w:t>
      </w:r>
    </w:p>
    <w:tbl>
      <w:tblPr>
        <w:tblW w:w="936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879"/>
        <w:gridCol w:w="3017"/>
        <w:gridCol w:w="3464"/>
      </w:tblGrid>
      <w:tr w:rsidR="009130ED" w14:paraId="1CBD38B0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26FEEDA5" w14:textId="77777777" w:rsidR="009130ED" w:rsidRDefault="00000000">
            <w:r>
              <w:rPr>
                <w:b/>
              </w:rPr>
              <w:t>Feature</w:t>
            </w:r>
          </w:p>
        </w:tc>
        <w:tc>
          <w:tcPr>
            <w:tcW w:w="0" w:type="auto"/>
            <w:vMerge w:val="restart"/>
          </w:tcPr>
          <w:p w14:paraId="1CEFA823" w14:textId="77777777" w:rsidR="009130ED" w:rsidRDefault="00000000">
            <w:r>
              <w:rPr>
                <w:b/>
              </w:rPr>
              <w:t>Plate (Free &amp; OSS)</w:t>
            </w:r>
          </w:p>
        </w:tc>
        <w:tc>
          <w:tcPr>
            <w:tcW w:w="0" w:type="auto"/>
            <w:vMerge w:val="restart"/>
          </w:tcPr>
          <w:p w14:paraId="31120E59" w14:textId="77777777" w:rsidR="009130ED" w:rsidRDefault="00000000">
            <w:r>
              <w:rPr>
                <w:b/>
              </w:rPr>
              <w:t>Tiptap</w:t>
            </w:r>
          </w:p>
        </w:tc>
      </w:tr>
      <w:tr w:rsidR="009130ED" w14:paraId="107EDE34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22346EF0" w14:textId="77777777" w:rsidR="009130ED" w:rsidRDefault="00000000">
            <w:r>
              <w:t>AI</w:t>
            </w:r>
          </w:p>
        </w:tc>
        <w:tc>
          <w:tcPr>
            <w:tcW w:w="0" w:type="auto"/>
            <w:vMerge w:val="restart"/>
          </w:tcPr>
          <w:p w14:paraId="5090AD1A" w14:textId="77777777" w:rsidR="009130ED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594D95F6" w14:textId="77777777" w:rsidR="009130ED" w:rsidRDefault="00000000">
            <w:r>
              <w:t>Paid Extension</w:t>
            </w:r>
          </w:p>
        </w:tc>
      </w:tr>
      <w:tr w:rsidR="009130ED" w14:paraId="4C46525B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6E1F3094" w14:textId="77777777" w:rsidR="009130ED" w:rsidRDefault="00000000">
            <w:r>
              <w:t>Comments</w:t>
            </w:r>
          </w:p>
        </w:tc>
        <w:tc>
          <w:tcPr>
            <w:tcW w:w="0" w:type="auto"/>
            <w:vMerge w:val="restart"/>
          </w:tcPr>
          <w:p w14:paraId="3D9786BE" w14:textId="77777777" w:rsidR="009130ED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7918ECEE" w14:textId="77777777" w:rsidR="009130ED" w:rsidRDefault="00000000">
            <w:r>
              <w:t>Paid Extension</w:t>
            </w:r>
          </w:p>
        </w:tc>
      </w:tr>
      <w:tr w:rsidR="009130ED" w14:paraId="4F18887D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40D25C7A" w14:textId="77777777" w:rsidR="009130ED" w:rsidRDefault="00000000">
            <w:r>
              <w:t>Suggestions</w:t>
            </w:r>
          </w:p>
        </w:tc>
        <w:tc>
          <w:tcPr>
            <w:tcW w:w="0" w:type="auto"/>
            <w:vMerge w:val="restart"/>
          </w:tcPr>
          <w:p w14:paraId="613291FB" w14:textId="77777777" w:rsidR="009130ED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6C1725F8" w14:textId="77777777" w:rsidR="009130ED" w:rsidRDefault="00000000">
            <w:r>
              <w:t>Paid (Comments Pro)</w:t>
            </w:r>
          </w:p>
        </w:tc>
      </w:tr>
      <w:tr w:rsidR="009130ED" w14:paraId="49B38220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7B3904BD" w14:textId="77777777" w:rsidR="009130ED" w:rsidRDefault="00000000">
            <w:r>
              <w:t>Emoji Picker</w:t>
            </w:r>
          </w:p>
        </w:tc>
        <w:tc>
          <w:tcPr>
            <w:tcW w:w="0" w:type="auto"/>
            <w:vMerge w:val="restart"/>
          </w:tcPr>
          <w:p w14:paraId="5577C4FD" w14:textId="77777777" w:rsidR="009130ED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6ECD0130" w14:textId="77777777" w:rsidR="009130ED" w:rsidRDefault="00000000">
            <w:r>
              <w:t>Paid Extension</w:t>
            </w:r>
          </w:p>
        </w:tc>
      </w:tr>
      <w:tr w:rsidR="009130ED" w14:paraId="3DE3400B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0693F0DA" w14:textId="77777777" w:rsidR="009130ED" w:rsidRDefault="00000000">
            <w:r>
              <w:t>Table of Contents</w:t>
            </w:r>
          </w:p>
        </w:tc>
        <w:tc>
          <w:tcPr>
            <w:tcW w:w="0" w:type="auto"/>
            <w:vMerge w:val="restart"/>
          </w:tcPr>
          <w:p w14:paraId="748B8BE5" w14:textId="77777777" w:rsidR="009130ED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2882D2F1" w14:textId="77777777" w:rsidR="009130ED" w:rsidRDefault="00000000">
            <w:r>
              <w:t>Paid Extension</w:t>
            </w:r>
          </w:p>
        </w:tc>
      </w:tr>
      <w:tr w:rsidR="009130ED" w14:paraId="5D5CC8B2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521CAD54" w14:textId="77777777" w:rsidR="009130ED" w:rsidRDefault="00000000">
            <w:r>
              <w:lastRenderedPageBreak/>
              <w:t>Drag Handle</w:t>
            </w:r>
          </w:p>
        </w:tc>
        <w:tc>
          <w:tcPr>
            <w:tcW w:w="0" w:type="auto"/>
            <w:vMerge w:val="restart"/>
          </w:tcPr>
          <w:p w14:paraId="3132465C" w14:textId="77777777" w:rsidR="009130ED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70C1FEE7" w14:textId="77777777" w:rsidR="009130ED" w:rsidRDefault="00000000">
            <w:r>
              <w:t>Paid Extension</w:t>
            </w:r>
          </w:p>
        </w:tc>
      </w:tr>
      <w:tr w:rsidR="009130ED" w14:paraId="3DAB6C28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4B8C3A57" w14:textId="77777777" w:rsidR="009130ED" w:rsidRDefault="00000000">
            <w:r>
              <w:t>Collaboration (Yjs)</w:t>
            </w:r>
          </w:p>
        </w:tc>
        <w:tc>
          <w:tcPr>
            <w:tcW w:w="0" w:type="auto"/>
            <w:vMerge w:val="restart"/>
          </w:tcPr>
          <w:p w14:paraId="5DA7081A" w14:textId="77777777" w:rsidR="009130ED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6BEEA7E2" w14:textId="77777777" w:rsidR="009130ED" w:rsidRDefault="00000000">
            <w:r>
              <w:t>Hocuspocus (OSS/Paid)</w:t>
            </w:r>
          </w:p>
        </w:tc>
      </w:tr>
    </w:tbl>
    <w:p w14:paraId="74611950" w14:textId="77777777" w:rsidR="009130ED" w:rsidRDefault="009130ED"/>
    <w:p w14:paraId="4C1509A6" w14:textId="77777777" w:rsidR="009130ED" w:rsidRDefault="00000000">
      <w:pPr>
        <w:pStyle w:val="Heading3"/>
      </w:pPr>
      <w:bookmarkStart w:id="13" w:name="n6PLDM-0sb"/>
      <w:r>
        <w:t>Images and Media</w:t>
      </w:r>
      <w:bookmarkEnd w:id="13"/>
    </w:p>
    <w:p w14:paraId="5E1FFB3F" w14:textId="77777777" w:rsidR="009130ED" w:rsidRDefault="00000000">
      <w:r>
        <w:t xml:space="preserve">Embed rich media like images directly in your content. Supports </w:t>
      </w:r>
      <w:hyperlink r:id="rId23">
        <w:r>
          <w:rPr>
            <w:rStyle w:val="Hyperlink"/>
          </w:rPr>
          <w:t>Media uploads</w:t>
        </w:r>
      </w:hyperlink>
      <w:r>
        <w:t xml:space="preserve"> and </w:t>
      </w:r>
      <w:hyperlink r:id="rId24">
        <w:r>
          <w:rPr>
            <w:rStyle w:val="Hyperlink"/>
          </w:rPr>
          <w:t>drag &amp; drop</w:t>
        </w:r>
      </w:hyperlink>
      <w:r>
        <w:t xml:space="preserve"> for a smooth experience.</w:t>
      </w:r>
    </w:p>
    <w:p w14:paraId="0BF686D7" w14:textId="77777777" w:rsidR="009130ED" w:rsidRDefault="00000000">
      <w:r>
        <w:rPr>
          <w:noProof/>
        </w:rPr>
        <w:drawing>
          <wp:inline distT="0" distB="0" distL="0" distR="0" wp14:anchorId="02F939EF" wp14:editId="2E3045AA">
            <wp:extent cx="5715000" cy="3810000"/>
            <wp:effectExtent l="0" t="0" r="0" b="0"/>
            <wp:docPr id="2" name="image--2rGORLobRln4rUcghxdV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-2rGORLobRln4rUcghxdV.jpeg"/>
                    <pic:cNvPicPr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AF9D" w14:textId="77777777" w:rsidR="009130ED" w:rsidRDefault="00000000">
      <w:r>
        <w:t>﻿</w:t>
      </w:r>
    </w:p>
    <w:p w14:paraId="0820D4C8" w14:textId="77777777" w:rsidR="009130ED" w:rsidRDefault="00000000">
      <w:r>
        <w:t>Images with captions provide context.</w:t>
      </w:r>
    </w:p>
    <w:p w14:paraId="6E8FBFB7" w14:textId="77777777" w:rsidR="009130ED" w:rsidRDefault="00000000">
      <w:r>
        <w:t>﻿</w:t>
      </w:r>
    </w:p>
    <w:p w14:paraId="1BBABF20" w14:textId="77777777" w:rsidR="009130ED" w:rsidRDefault="00000000">
      <w:r>
        <w:t>﻿</w:t>
      </w:r>
    </w:p>
    <w:p w14:paraId="6642FAD3" w14:textId="77777777" w:rsidR="009130ED" w:rsidRDefault="00000000">
      <w:r>
        <w:t>﻿</w:t>
      </w:r>
    </w:p>
    <w:p w14:paraId="329D6671" w14:textId="77777777" w:rsidR="009130ED" w:rsidRDefault="00000000">
      <w:pPr>
        <w:pStyle w:val="Heading3"/>
      </w:pPr>
      <w:bookmarkStart w:id="14" w:name="iqbO5MNmFa"/>
      <w:r>
        <w:t>Table of Contents</w:t>
      </w:r>
      <w:bookmarkEnd w:id="14"/>
    </w:p>
    <w:p w14:paraId="5B6FC535" w14:textId="77777777" w:rsidR="009130ED" w:rsidRDefault="00000000">
      <w:r>
        <w:t>﻿</w:t>
      </w:r>
      <w:hyperlink w:anchor="hYeuFQ7ttX">
        <w:r>
          <w:rPr>
            <w:rStyle w:val="Hyperlink"/>
          </w:rPr>
          <w:t>Welcome to the Plate Playground!</w:t>
        </w:r>
      </w:hyperlink>
      <w:r>
        <w:t>﻿</w:t>
      </w:r>
    </w:p>
    <w:p w14:paraId="69ED5905" w14:textId="77777777" w:rsidR="009130ED" w:rsidRDefault="00000000">
      <w:r>
        <w:t>﻿</w:t>
      </w:r>
      <w:hyperlink w:anchor="7rpmSH2ivk">
        <w:r>
          <w:rPr>
            <w:rStyle w:val="Hyperlink"/>
          </w:rPr>
          <w:t>Collaborative Editing</w:t>
        </w:r>
      </w:hyperlink>
      <w:r>
        <w:t>﻿</w:t>
      </w:r>
    </w:p>
    <w:p w14:paraId="517CFBB1" w14:textId="77777777" w:rsidR="009130ED" w:rsidRDefault="00000000">
      <w:r>
        <w:t>﻿</w:t>
      </w:r>
      <w:hyperlink w:anchor="JcrcHdsmzY">
        <w:r>
          <w:rPr>
            <w:rStyle w:val="Hyperlink"/>
          </w:rPr>
          <w:t>AI-Powered Editing</w:t>
        </w:r>
      </w:hyperlink>
      <w:r>
        <w:t>﻿</w:t>
      </w:r>
    </w:p>
    <w:p w14:paraId="42D09E33" w14:textId="77777777" w:rsidR="009130ED" w:rsidRDefault="00000000">
      <w:r>
        <w:t>﻿</w:t>
      </w:r>
      <w:hyperlink w:anchor="maKvKv_FzX">
        <w:r>
          <w:rPr>
            <w:rStyle w:val="Hyperlink"/>
          </w:rPr>
          <w:t>Rich Content Editing</w:t>
        </w:r>
      </w:hyperlink>
      <w:r>
        <w:t>﻿</w:t>
      </w:r>
    </w:p>
    <w:p w14:paraId="5851EFC1" w14:textId="77777777" w:rsidR="009130ED" w:rsidRDefault="00000000">
      <w:r>
        <w:lastRenderedPageBreak/>
        <w:t>﻿</w:t>
      </w:r>
      <w:hyperlink w:anchor="g1dnzIZO1f">
        <w:r>
          <w:rPr>
            <w:rStyle w:val="Hyperlink"/>
          </w:rPr>
          <w:t>How Plate Compares</w:t>
        </w:r>
      </w:hyperlink>
      <w:r>
        <w:t>﻿</w:t>
      </w:r>
    </w:p>
    <w:p w14:paraId="5A67A829" w14:textId="77777777" w:rsidR="009130ED" w:rsidRDefault="00000000">
      <w:r>
        <w:t>﻿</w:t>
      </w:r>
      <w:hyperlink w:anchor="CyvovvcrDo">
        <w:r>
          <w:rPr>
            <w:rStyle w:val="Hyperlink"/>
          </w:rPr>
          <w:t>Images and Media</w:t>
        </w:r>
      </w:hyperlink>
      <w:r>
        <w:t>﻿</w:t>
      </w:r>
    </w:p>
    <w:p w14:paraId="55AB200F" w14:textId="77777777" w:rsidR="009130ED" w:rsidRDefault="00000000">
      <w:r>
        <w:t>﻿</w:t>
      </w:r>
      <w:hyperlink w:anchor="CGluUHlsgW">
        <w:r>
          <w:rPr>
            <w:rStyle w:val="Hyperlink"/>
          </w:rPr>
          <w:t>Table of Contents</w:t>
        </w:r>
      </w:hyperlink>
      <w:r>
        <w:t>﻿</w:t>
      </w:r>
    </w:p>
    <w:p w14:paraId="20F9C042" w14:textId="77777777" w:rsidR="009130ED" w:rsidRDefault="00000000">
      <w:r>
        <w:t>﻿</w:t>
      </w:r>
      <w:hyperlink w:anchor="xHRAiWDtvH">
        <w:r>
          <w:rPr>
            <w:rStyle w:val="Hyperlink"/>
          </w:rPr>
          <w:t>Dates and Equations</w:t>
        </w:r>
      </w:hyperlink>
      <w:r>
        <w:t>﻿</w:t>
      </w:r>
    </w:p>
    <w:p w14:paraId="28517187" w14:textId="77777777" w:rsidR="009130ED" w:rsidRDefault="00000000">
      <w:r>
        <w:t>﻿</w:t>
      </w:r>
      <w:hyperlink w:anchor="D5ZE2EWVuH">
        <w:r>
          <w:rPr>
            <w:rStyle w:val="Hyperlink"/>
          </w:rPr>
          <w:t>Callouts and Toggles</w:t>
        </w:r>
      </w:hyperlink>
      <w:r>
        <w:t>﻿</w:t>
      </w:r>
    </w:p>
    <w:p w14:paraId="577D21CE" w14:textId="77777777" w:rsidR="009130ED" w:rsidRDefault="00000000">
      <w:r>
        <w:t>﻿</w:t>
      </w:r>
      <w:hyperlink w:anchor="PSfxm6fC2g">
        <w:r>
          <w:rPr>
            <w:rStyle w:val="Hyperlink"/>
          </w:rPr>
          <w:t>Multi-column Layout</w:t>
        </w:r>
      </w:hyperlink>
      <w:r>
        <w:t>﻿</w:t>
      </w:r>
    </w:p>
    <w:p w14:paraId="7686CCE6" w14:textId="77777777" w:rsidR="009130ED" w:rsidRDefault="00000000">
      <w:r>
        <w:t>﻿</w:t>
      </w:r>
    </w:p>
    <w:p w14:paraId="2C6F976E" w14:textId="77777777" w:rsidR="009130ED" w:rsidRDefault="00000000">
      <w:r>
        <w:t>﻿</w:t>
      </w:r>
    </w:p>
    <w:p w14:paraId="501124D0" w14:textId="77777777" w:rsidR="009130ED" w:rsidRDefault="00000000">
      <w:pPr>
        <w:pStyle w:val="Heading3"/>
      </w:pPr>
      <w:bookmarkStart w:id="15" w:name="7nGdmC87at"/>
      <w:r>
        <w:t>Dates and Equations</w:t>
      </w:r>
      <w:bookmarkEnd w:id="15"/>
    </w:p>
    <w:p w14:paraId="3CBE0ED6" w14:textId="77777777" w:rsidR="009130ED" w:rsidRDefault="00000000">
      <w:r>
        <w:t>Insert dates like January 14, 2024 or use inline equations: E = mc^2 .</w:t>
      </w:r>
    </w:p>
    <w:p w14:paraId="624C0853" w14:textId="77777777" w:rsidR="009130ED" w:rsidRDefault="00000000">
      <w:r>
        <w:t>\int_{-\infty}^{\infty} e^{-x^2} dx = \sqrt{\pi}</w:t>
      </w:r>
    </w:p>
    <w:p w14:paraId="19E8372A" w14:textId="77777777" w:rsidR="009130ED" w:rsidRDefault="00000000">
      <w:r>
        <w:t>﻿</w:t>
      </w:r>
    </w:p>
    <w:p w14:paraId="7C990605" w14:textId="77777777" w:rsidR="009130ED" w:rsidRDefault="00000000">
      <w:pPr>
        <w:pStyle w:val="Heading3"/>
      </w:pPr>
      <w:bookmarkStart w:id="16" w:name="i6qCk5Jo1F"/>
      <w:r>
        <w:t>Callouts and Toggles</w:t>
      </w:r>
      <w:bookmarkEnd w:id="16"/>
    </w:p>
    <w:tbl>
      <w:tblPr>
        <w:tblW w:w="936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91"/>
        <w:gridCol w:w="8369"/>
      </w:tblGrid>
      <w:tr w:rsidR="009130ED" w14:paraId="0B1C5D87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1588DDC3" w14:textId="77777777" w:rsidR="009130ED" w:rsidRDefault="00000000">
            <w:r>
              <w:t>💡</w:t>
            </w:r>
          </w:p>
        </w:tc>
        <w:tc>
          <w:tcPr>
            <w:tcW w:w="0" w:type="auto"/>
            <w:vMerge w:val="restart"/>
          </w:tcPr>
          <w:p w14:paraId="3EB0438D" w14:textId="77777777" w:rsidR="009130ED" w:rsidRDefault="00000000">
            <w:r>
              <w:t>This is a callout block for important information.</w:t>
            </w:r>
          </w:p>
        </w:tc>
      </w:tr>
    </w:tbl>
    <w:p w14:paraId="5A3CCDB2" w14:textId="77777777" w:rsidR="009130ED" w:rsidRDefault="009130ED"/>
    <w:p w14:paraId="69AC14B5" w14:textId="77777777" w:rsidR="009130ED" w:rsidRDefault="00000000">
      <w:pPr>
        <w:pStyle w:val="Heading3"/>
      </w:pPr>
      <w:bookmarkStart w:id="17" w:name="9orcwlOVKw"/>
      <w:r>
        <w:t>Multi-column Layout</w:t>
      </w:r>
      <w:bookmarkEnd w:id="17"/>
    </w:p>
    <w:tbl>
      <w:tblPr>
        <w:tblW w:w="936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4883"/>
        <w:gridCol w:w="4477"/>
      </w:tblGrid>
      <w:tr w:rsidR="009130ED" w14:paraId="0ED5AA82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09A344F1" w14:textId="77777777" w:rsidR="009130ED" w:rsidRDefault="00000000">
            <w:r>
              <w:t>First column content. Great for side-by-side comparisons.</w:t>
            </w:r>
          </w:p>
        </w:tc>
        <w:tc>
          <w:tcPr>
            <w:tcW w:w="0" w:type="auto"/>
            <w:vMerge w:val="restart"/>
          </w:tcPr>
          <w:p w14:paraId="57987537" w14:textId="77777777" w:rsidR="009130ED" w:rsidRDefault="00000000">
            <w:r>
              <w:t>Second column content. Layout flexibility at its best.</w:t>
            </w:r>
          </w:p>
        </w:tc>
      </w:tr>
    </w:tbl>
    <w:p w14:paraId="35FAE371" w14:textId="77777777" w:rsidR="009130ED" w:rsidRDefault="009130ED"/>
    <w:p w14:paraId="74F431F3" w14:textId="77777777" w:rsidR="009130ED" w:rsidRDefault="00000000">
      <w:r>
        <w:t>﻿</w:t>
      </w:r>
    </w:p>
    <w:p w14:paraId="572D378E" w14:textId="77777777" w:rsidR="009130ED" w:rsidRDefault="00000000">
      <w:r>
        <w:t>﻿</w:t>
      </w:r>
    </w:p>
    <w:p w14:paraId="7CB91B39" w14:textId="77777777" w:rsidR="009130ED" w:rsidRDefault="00000000">
      <w:r>
        <w:t>﻿</w:t>
      </w:r>
    </w:p>
    <w:sectPr w:rsidR="009130ED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Charlie" w:date="2026-02-07T14:58:00Z" w:initials="C">
    <w:p w14:paraId="07871E5E" w14:textId="77777777" w:rsidR="009130ED" w:rsidRDefault="00000000">
      <w:r>
        <w:annotationRef/>
      </w:r>
      <w:r>
        <w:rPr>
          <w:color w:val="000000"/>
          <w:sz w:val="20"/>
          <w:szCs w:val="20"/>
        </w:rPr>
        <w:t>Comments are a great way to provide feedback and discuss changes.</w:t>
      </w:r>
    </w:p>
  </w:comment>
  <w:comment w:id="5" w:author="Bob" w:date="2026-02-07T15:00:00Z" w:initials="B">
    <w:p w14:paraId="2924B190" w14:textId="77777777" w:rsidR="009130ED" w:rsidRDefault="00000000">
      <w:r>
        <w:annotationRef/>
      </w:r>
      <w:r>
        <w:rPr>
          <w:color w:val="000000"/>
          <w:sz w:val="20"/>
          <w:szCs w:val="20"/>
        </w:rPr>
        <w:t>Agreed! The link to the docs makes it easy to learn more.</w:t>
      </w:r>
    </w:p>
  </w:comment>
  <w:comment w:id="8" w:author="Bob" w:date="2026-02-07T15:03:00Z" w:initials="B">
    <w:p w14:paraId="35E84306" w14:textId="77777777" w:rsidR="009130ED" w:rsidRDefault="00000000">
      <w:r>
        <w:annotationRef/>
      </w:r>
      <w:r>
        <w:rPr>
          <w:color w:val="000000"/>
          <w:sz w:val="20"/>
          <w:szCs w:val="20"/>
        </w:rPr>
        <w:t>Nice demonstration of overlapping annotations with both comments and suggestions!</w:t>
      </w:r>
    </w:p>
  </w:comment>
  <w:comment w:id="7" w:author="Charlie" w:date="2026-02-07T15:05:00Z" w:initials="C">
    <w:p w14:paraId="7FCB2445" w14:textId="77777777" w:rsidR="009130ED" w:rsidRDefault="00000000">
      <w:r>
        <w:annotationRef/>
      </w:r>
      <w:r>
        <w:rPr>
          <w:color w:val="000000"/>
          <w:sz w:val="20"/>
          <w:szCs w:val="20"/>
        </w:rPr>
        <w:t>This helps users understand how powerful the editor can be.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871E5E" w15:done="0"/>
  <w15:commentEx w15:paraId="2924B190" w15:done="0"/>
  <w15:commentEx w15:paraId="35E84306" w15:done="0"/>
  <w15:commentEx w15:paraId="7FCB24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8183AE" w16cex:dateUtc="2026-02-07T14:58:00Z"/>
  <w16cex:commentExtensible w16cex:durableId="57D03D2E" w16cex:dateUtc="2026-02-07T15:00:00Z"/>
  <w16cex:commentExtensible w16cex:durableId="5807235A" w16cex:dateUtc="2026-02-07T15:03:00Z"/>
  <w16cex:commentExtensible w16cex:durableId="362B33E0" w16cex:dateUtc="2026-02-07T15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871E5E" w16cid:durableId="698183AE"/>
  <w16cid:commentId w16cid:paraId="2924B190" w16cid:durableId="57D03D2E"/>
  <w16cid:commentId w16cid:paraId="35E84306" w16cid:durableId="5807235A"/>
  <w16cid:commentId w16cid:paraId="7FCB2445" w16cid:durableId="362B33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b">
    <w15:presenceInfo w15:providerId="None" w15:userId="Bob"/>
  </w15:person>
  <w15:person w15:author="Charlie">
    <w15:presenceInfo w15:providerId="None" w15:userId="Charli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ED"/>
    <w:rsid w:val="00311E1A"/>
    <w:rsid w:val="00395660"/>
    <w:rsid w:val="0091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9B6F4D9-1832-4042-875E-DCDC261E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file:////docs/heading" TargetMode="External"/><Relationship Id="rId18" Type="http://schemas.openxmlformats.org/officeDocument/2006/relationships/hyperlink" Target="file:////docs/markdown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file:////docs/emoji" TargetMode="External"/><Relationship Id="rId7" Type="http://schemas.openxmlformats.org/officeDocument/2006/relationships/hyperlink" Target="file:////docs/comment" TargetMode="External"/><Relationship Id="rId12" Type="http://schemas.openxmlformats.org/officeDocument/2006/relationships/hyperlink" Target="file:////docs/ai" TargetMode="External"/><Relationship Id="rId17" Type="http://schemas.openxmlformats.org/officeDocument/2006/relationships/hyperlink" Target="file:////docs/autoformat" TargetMode="External"/><Relationship Id="rId25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hyperlink" Target="file:////docs/basic-marks" TargetMode="External"/><Relationship Id="rId20" Type="http://schemas.openxmlformats.org/officeDocument/2006/relationships/hyperlink" Target="file:////docs/mention" TargetMode="External"/><Relationship Id="rId1" Type="http://schemas.openxmlformats.org/officeDocument/2006/relationships/styles" Target="styles.xml"/><Relationship Id="rId6" Type="http://schemas.openxmlformats.org/officeDocument/2006/relationships/hyperlink" Target="file:////docs" TargetMode="External"/><Relationship Id="rId11" Type="http://schemas.microsoft.com/office/2018/08/relationships/commentsExtensible" Target="commentsExtensible.xml"/><Relationship Id="rId24" Type="http://schemas.openxmlformats.org/officeDocument/2006/relationships/hyperlink" Target="file:////docs/dnd" TargetMode="External"/><Relationship Id="rId5" Type="http://schemas.openxmlformats.org/officeDocument/2006/relationships/hyperlink" Target="https://reactjs.org/" TargetMode="External"/><Relationship Id="rId15" Type="http://schemas.openxmlformats.org/officeDocument/2006/relationships/hyperlink" Target="file:////docs/blockquote" TargetMode="External"/><Relationship Id="rId23" Type="http://schemas.openxmlformats.org/officeDocument/2006/relationships/hyperlink" Target="file:////docs/media" TargetMode="External"/><Relationship Id="rId28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yperlink" Target="file:////docs/link" TargetMode="External"/><Relationship Id="rId4" Type="http://schemas.openxmlformats.org/officeDocument/2006/relationships/hyperlink" Target="https://slatejs.org/" TargetMode="External"/><Relationship Id="rId9" Type="http://schemas.microsoft.com/office/2011/relationships/commentsExtended" Target="commentsExtended.xml"/><Relationship Id="rId14" Type="http://schemas.openxmlformats.org/officeDocument/2006/relationships/hyperlink" Target="file:////docs/list" TargetMode="External"/><Relationship Id="rId22" Type="http://schemas.openxmlformats.org/officeDocument/2006/relationships/hyperlink" Target="file:////docs/slash-command" TargetMode="Externa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2</cp:revision>
  <dcterms:created xsi:type="dcterms:W3CDTF">2026-02-07T15:20:00Z</dcterms:created>
  <dcterms:modified xsi:type="dcterms:W3CDTF">2026-02-07T15:20:00Z</dcterms:modified>
</cp:coreProperties>
</file>